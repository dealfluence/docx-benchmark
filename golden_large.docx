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Typing some. Typing some text</w:t>
      </w:r>
    </w:p>
    <w:p>
      <w:pPr>
        <w:pStyle w:val="Heading2"/>
      </w:pPr>
      <w:r>
        <w:t>## 1. Terminology</w:t>
      </w:r>
    </w:p>
    <w:p>
      <w:r>
        <w:t>The Seller agrees to sell goods to the Buyer.</w:t>
      </w:r>
    </w:p>
    <w:p>
      <w:pPr>
        <w:pStyle w:val="Heading2"/>
      </w:pPr>
      <w:r>
        <w:t>## 2. Payment</w:t>
      </w:r>
    </w:p>
    <w:p>
      <w:r>
        <w:t>Buyer shall pay the Seller within 30 days.</w:t>
      </w:r>
    </w:p>
    <w:p>
      <w:pPr>
        <w:pStyle w:val="Heading2"/>
      </w:pPr>
      <w:r>
        <w:t>## 3. Delivery</w:t>
      </w:r>
    </w:p>
    <w:p>
      <w:r>
        <w:t>Seller shall deliver the goods to the Buyer's facility.</w:t>
      </w:r>
    </w:p>
    <w:p>
      <w:pPr>
        <w:pStyle w:val="Heading2"/>
      </w:pPr>
      <w:r>
        <w:t>## 4. Warranties</w:t>
      </w:r>
    </w:p>
    <w:p>
      <w:r>
        <w:t>The Seller warrants that the goods are free of defects.</w:t>
      </w:r>
    </w:p>
    <w:p>
      <w:pPr>
        <w:pStyle w:val="Heading2"/>
      </w:pPr>
      <w:r>
        <w:t>## 5. Liability Cap</w:t>
      </w:r>
    </w:p>
    <w:p>
      <w:r>
        <w:t>The Seller's maximum liability under this agreement shall be capped at $100,000.</w:t>
      </w:r>
    </w:p>
    <w:p>
      <w:pPr>
        <w:pStyle w:val="Heading2"/>
      </w:pPr>
      <w:r>
        <w:t>## 6. Indemnity</w:t>
      </w:r>
    </w:p>
    <w:p>
      <w:r>
        <w:t>The </w:t>
      </w:r>
      <w:ins w:id="Chg:12" w:author="Mikko Korpela" w:date="2026-04-18T21:02:00Z">
        <w:r>
          <w:t>Seller</w:t>
        </w:r>
      </w:ins>
      <w:del w:id="Chg:13" w:author="Mikko Korpela" w:date="2026-04-18T21:02:00Z">
        <w:r>
          <w:t>Vendor</w:t>
        </w:r>
      </w:del>
      <w:r>
        <w:t> shall indemnify the Buyer against all claims.</w:t>
      </w:r>
    </w:p>
    <w:p>
      <w:pPr>
        <w:pStyle w:val="Heading2"/>
      </w:pPr>
      <w:r>
        <w:t>## 7. Governing Law</w:t>
      </w:r>
    </w:p>
    <w:p>
      <w:r>
        <w:t>This agreement is governed by the laws of New York.</w:t>
      </w:r>
    </w:p>
    <w:p>
      <w:pPr>
        <w:pStyle w:val="Heading2"/>
      </w:pPr>
      <w:r>
        <w:t>## 8. Notices</w:t>
      </w:r>
    </w:p>
    <w:p>
      <w:r>
        <w:t>All notices shall be sent to the parties' respective addresses as set forth in §5.</w:t>
      </w:r>
    </w:p>
    <w:p>
      <w:pPr>
        <w:pStyle w:val="Heading3"/>
      </w:pPr>
      <w:r>
        <w:t>## Section Boilerplate 1</w:t>
      </w:r>
    </w:p>
    <w:p>
      <w:r>
        <w:t>This is boilerplate paragraph 1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2</w:t>
      </w:r>
    </w:p>
    <w:p>
      <w:r>
        <w:t>This is boilerplate paragraph 2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3</w:t>
      </w:r>
    </w:p>
    <w:p>
      <w:r>
        <w:t>This is boilerplate paragraph 3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4</w:t>
      </w:r>
    </w:p>
    <w:p>
      <w:r>
        <w:t>This is boilerplate paragraph 4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5</w:t>
      </w:r>
    </w:p>
    <w:p>
      <w:r>
        <w:t>This is boilerplate paragraph 5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6</w:t>
      </w:r>
    </w:p>
    <w:p>
      <w:r>
        <w:t>This is boilerplate paragraph 6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7</w:t>
      </w:r>
    </w:p>
    <w:p>
      <w:r>
        <w:t>This is boilerplate paragraph 7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8</w:t>
      </w:r>
    </w:p>
    <w:p>
      <w:r>
        <w:t>This is boilerplate paragraph 8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9</w:t>
      </w:r>
    </w:p>
    <w:p>
      <w:r>
        <w:t>This is boilerplate paragraph 9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10</w:t>
      </w:r>
    </w:p>
    <w:p>
      <w:r>
        <w:t>This is boilerplate paragraph 10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11</w:t>
      </w:r>
    </w:p>
    <w:p>
      <w:r>
        <w:t>This is boilerplate paragraph 11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12</w:t>
      </w:r>
    </w:p>
    <w:p>
      <w:r>
        <w:t>This is boilerplate paragraph 12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13</w:t>
      </w:r>
    </w:p>
    <w:p>
      <w:r>
        <w:t>This is boilerplate paragraph 13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14</w:t>
      </w:r>
    </w:p>
    <w:p>
      <w:r>
        <w:t>This is boilerplate paragraph 14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15</w:t>
      </w:r>
    </w:p>
    <w:p>
      <w:r>
        <w:t>This is boilerplate paragraph 15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16</w:t>
      </w:r>
    </w:p>
    <w:p>
      <w:r>
        <w:t>This is boilerplate paragraph 16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17</w:t>
      </w:r>
    </w:p>
    <w:p>
      <w:r>
        <w:t>This is boilerplate paragraph 17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18</w:t>
      </w:r>
    </w:p>
    <w:p>
      <w:r>
        <w:t>This is boilerplate paragraph 18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19</w:t>
      </w:r>
    </w:p>
    <w:p>
      <w:r>
        <w:t>This is boilerplate paragraph 19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20</w:t>
      </w:r>
    </w:p>
    <w:p>
      <w:r>
        <w:t>This is boilerplate paragraph 20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21</w:t>
      </w:r>
    </w:p>
    <w:p>
      <w:r>
        <w:t>This is boilerplate paragraph 21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22</w:t>
      </w:r>
    </w:p>
    <w:p>
      <w:r>
        <w:t>This is boilerplate paragraph 22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23</w:t>
      </w:r>
    </w:p>
    <w:p>
      <w:r>
        <w:t>This is boilerplate paragraph 23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24</w:t>
      </w:r>
    </w:p>
    <w:p>
      <w:r>
        <w:t>This is boilerplate paragraph 24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25</w:t>
      </w:r>
    </w:p>
    <w:p>
      <w:r>
        <w:t>This is boilerplate paragraph 25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26</w:t>
      </w:r>
    </w:p>
    <w:p>
      <w:r>
        <w:t>This is boilerplate paragraph 26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27</w:t>
      </w:r>
    </w:p>
    <w:p>
      <w:r>
        <w:t>This is boilerplate paragraph 27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28</w:t>
      </w:r>
    </w:p>
    <w:p>
      <w:r>
        <w:t>This is boilerplate paragraph 28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29</w:t>
      </w:r>
    </w:p>
    <w:p>
      <w:r>
        <w:t>This is boilerplate paragraph 29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30</w:t>
      </w:r>
    </w:p>
    <w:p>
      <w:r>
        <w:t>This is boilerplate paragraph 30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31</w:t>
      </w:r>
    </w:p>
    <w:p>
      <w:r>
        <w:t>This is boilerplate paragraph 31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32</w:t>
      </w:r>
    </w:p>
    <w:p>
      <w:r>
        <w:t>This is boilerplate paragraph 32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33</w:t>
      </w:r>
    </w:p>
    <w:p>
      <w:r>
        <w:t>This is boilerplate paragraph 33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34</w:t>
      </w:r>
    </w:p>
    <w:p>
      <w:r>
        <w:t>This is boilerplate paragraph 34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35</w:t>
      </w:r>
    </w:p>
    <w:p>
      <w:r>
        <w:t>This is boilerplate paragraph 35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36</w:t>
      </w:r>
    </w:p>
    <w:p>
      <w:r>
        <w:t>This is boilerplate paragraph 36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37</w:t>
      </w:r>
    </w:p>
    <w:p>
      <w:r>
        <w:t>This is boilerplate paragraph 37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38</w:t>
      </w:r>
    </w:p>
    <w:p>
      <w:r>
        <w:t>This is boilerplate paragraph 38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39</w:t>
      </w:r>
    </w:p>
    <w:p>
      <w:r>
        <w:t>This is boilerplate paragraph 39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40</w:t>
      </w:r>
    </w:p>
    <w:p>
      <w:r>
        <w:t>This is boilerplate paragraph 40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41</w:t>
      </w:r>
    </w:p>
    <w:p>
      <w:r>
        <w:t>This is boilerplate paragraph 41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42</w:t>
      </w:r>
    </w:p>
    <w:p>
      <w:r>
        <w:t>This is boilerplate paragraph 42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43</w:t>
      </w:r>
    </w:p>
    <w:p>
      <w:r>
        <w:t>This is boilerplate paragraph 43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44</w:t>
      </w:r>
    </w:p>
    <w:p>
      <w:r>
        <w:t>This is boilerplate paragraph 44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45</w:t>
      </w:r>
    </w:p>
    <w:p>
      <w:r>
        <w:t>This is boilerplate paragraph 45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46</w:t>
      </w:r>
    </w:p>
    <w:p>
      <w:r>
        <w:t>This is boilerplate paragraph 46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47</w:t>
      </w:r>
    </w:p>
    <w:p>
      <w:r>
        <w:t>This is boilerplate paragraph 47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48</w:t>
      </w:r>
    </w:p>
    <w:p>
      <w:r>
        <w:t>This is boilerplate paragraph 48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49</w:t>
      </w:r>
    </w:p>
    <w:p>
      <w:r>
        <w:t>This is boilerplate paragraph 49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50</w:t>
      </w:r>
    </w:p>
    <w:p>
      <w:r>
        <w:t>This is boilerplate paragraph 50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51</w:t>
      </w:r>
    </w:p>
    <w:p>
      <w:r>
        <w:t>This is boilerplate paragraph 51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52</w:t>
      </w:r>
    </w:p>
    <w:p>
      <w:r>
        <w:t>This is boilerplate paragraph 52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53</w:t>
      </w:r>
    </w:p>
    <w:p>
      <w:r>
        <w:t>This is boilerplate paragraph 53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54</w:t>
      </w:r>
    </w:p>
    <w:p>
      <w:r>
        <w:t>This is boilerplate paragraph 54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55</w:t>
      </w:r>
    </w:p>
    <w:p>
      <w:r>
        <w:t>This is boilerplate paragraph 55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56</w:t>
      </w:r>
    </w:p>
    <w:p>
      <w:r>
        <w:t>This is boilerplate paragraph 56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57</w:t>
      </w:r>
    </w:p>
    <w:p>
      <w:r>
        <w:t>This is boilerplate paragraph 57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58</w:t>
      </w:r>
    </w:p>
    <w:p>
      <w:r>
        <w:t>This is boilerplate paragraph 58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59</w:t>
      </w:r>
    </w:p>
    <w:p>
      <w:r>
        <w:t>This is boilerplate paragraph 59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60</w:t>
      </w:r>
    </w:p>
    <w:p>
      <w:r>
        <w:t>This is boilerplate paragraph 60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61</w:t>
      </w:r>
    </w:p>
    <w:p>
      <w:r>
        <w:t>This is boilerplate paragraph 61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62</w:t>
      </w:r>
    </w:p>
    <w:p>
      <w:r>
        <w:t>This is boilerplate paragraph 62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63</w:t>
      </w:r>
    </w:p>
    <w:p>
      <w:r>
        <w:t>This is boilerplate paragraph 63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64</w:t>
      </w:r>
    </w:p>
    <w:p>
      <w:r>
        <w:t>This is boilerplate paragraph 64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65</w:t>
      </w:r>
    </w:p>
    <w:p>
      <w:r>
        <w:t>This is boilerplate paragraph 65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66</w:t>
      </w:r>
    </w:p>
    <w:p>
      <w:r>
        <w:t>This is boilerplate paragraph 66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67</w:t>
      </w:r>
    </w:p>
    <w:p>
      <w:r>
        <w:t>This is boilerplate paragraph 67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68</w:t>
      </w:r>
    </w:p>
    <w:p>
      <w:r>
        <w:t>This is boilerplate paragraph 68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69</w:t>
      </w:r>
    </w:p>
    <w:p>
      <w:r>
        <w:t>This is boilerplate paragraph 69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70</w:t>
      </w:r>
    </w:p>
    <w:p>
      <w:r>
        <w:t>This is boilerplate paragraph 70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71</w:t>
      </w:r>
    </w:p>
    <w:p>
      <w:r>
        <w:t>This is boilerplate paragraph 71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72</w:t>
      </w:r>
    </w:p>
    <w:p>
      <w:r>
        <w:t>This is boilerplate paragraph 72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73</w:t>
      </w:r>
    </w:p>
    <w:p>
      <w:r>
        <w:t>This is boilerplate paragraph 73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74</w:t>
      </w:r>
    </w:p>
    <w:p>
      <w:r>
        <w:t>This is boilerplate paragraph 74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75</w:t>
      </w:r>
    </w:p>
    <w:p>
      <w:r>
        <w:t>This is boilerplate paragraph 75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76</w:t>
      </w:r>
    </w:p>
    <w:p>
      <w:r>
        <w:t>This is boilerplate paragraph 76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77</w:t>
      </w:r>
    </w:p>
    <w:p>
      <w:r>
        <w:t>This is boilerplate paragraph 77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78</w:t>
      </w:r>
    </w:p>
    <w:p>
      <w:r>
        <w:t>This is boilerplate paragraph 78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79</w:t>
      </w:r>
    </w:p>
    <w:p>
      <w:r>
        <w:t>This is boilerplate paragraph 79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80</w:t>
      </w:r>
    </w:p>
    <w:p>
      <w:r>
        <w:t>This is boilerplate paragraph 80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81</w:t>
      </w:r>
    </w:p>
    <w:p>
      <w:r>
        <w:t>This is boilerplate paragraph 81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82</w:t>
      </w:r>
    </w:p>
    <w:p>
      <w:r>
        <w:t>This is boilerplate paragraph 82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83</w:t>
      </w:r>
    </w:p>
    <w:p>
      <w:r>
        <w:t>This is boilerplate paragraph 83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84</w:t>
      </w:r>
    </w:p>
    <w:p>
      <w:r>
        <w:t>This is boilerplate paragraph 84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85</w:t>
      </w:r>
    </w:p>
    <w:p>
      <w:r>
        <w:t>This is boilerplate paragraph 85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86</w:t>
      </w:r>
    </w:p>
    <w:p>
      <w:r>
        <w:t>This is boilerplate paragraph 86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87</w:t>
      </w:r>
    </w:p>
    <w:p>
      <w:r>
        <w:t>This is boilerplate paragraph 87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88</w:t>
      </w:r>
    </w:p>
    <w:p>
      <w:r>
        <w:t>This is boilerplate paragraph 88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89</w:t>
      </w:r>
    </w:p>
    <w:p>
      <w:r>
        <w:t>This is boilerplate paragraph 89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90</w:t>
      </w:r>
    </w:p>
    <w:p>
      <w:r>
        <w:t>This is boilerplate paragraph 90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91</w:t>
      </w:r>
    </w:p>
    <w:p>
      <w:r>
        <w:t>This is boilerplate paragraph 91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92</w:t>
      </w:r>
    </w:p>
    <w:p>
      <w:r>
        <w:t>This is boilerplate paragraph 92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93</w:t>
      </w:r>
    </w:p>
    <w:p>
      <w:r>
        <w:t>This is boilerplate paragraph 93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94</w:t>
      </w:r>
    </w:p>
    <w:p>
      <w:r>
        <w:t>This is boilerplate paragraph 94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95</w:t>
      </w:r>
    </w:p>
    <w:p>
      <w:r>
        <w:t>This is boilerplate paragraph 95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96</w:t>
      </w:r>
    </w:p>
    <w:p>
      <w:r>
        <w:t>This is boilerplate paragraph 96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97</w:t>
      </w:r>
    </w:p>
    <w:p>
      <w:r>
        <w:t>This is boilerplate paragraph 97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98</w:t>
      </w:r>
    </w:p>
    <w:p>
      <w:r>
        <w:t>This is boilerplate paragraph 98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99</w:t>
      </w:r>
    </w:p>
    <w:p>
      <w:r>
        <w:t>This is boilerplate paragraph 99 designed to inflate the size of the document for testing crossover behavior. The Safe Docx baseline should perform much better here when applying small edits, as it only needs to read and write small chunks instead of projecting the whole document like Adeu.</w:t>
      </w:r>
    </w:p>
    <w:p>
      <w:pPr>
        <w:pStyle w:val="Heading3"/>
      </w:pPr>
      <w:r>
        <w:t>## Section Boilerplate 100</w:t>
      </w:r>
    </w:p>
    <w:p>
      <w:r>
        <w:t>This is boilerplate paragraph 100 designed to inflate the size of the document for testing crossover behavior. The Safe Docx baseline should perform much better here when applying small edits, as it only needs to read and write small chunks instead of projecting the whole document like Adeu.</w:t>
      </w:r>
    </w:p>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Mikko Korpela" w:date="2026-04-18T21:02:00Z" w:initials="MK">
    <w:p w14:paraId="2B270844" w14:textId="77777777" w:rsidR="00BF5E2F" w:rsidRDefault="00BF5E2F" w:rsidP="00BF5E2F">
      <w:pPr>
        <w:pStyle w:val="CommentText"/>
      </w:pPr>
      <w:r>
        <w:rPr>
          <w:rStyle w:val="CommentReference"/>
        </w:rPr>
        <w:annotationRef/>
      </w:r>
      <w:r>
        <w:t>Resolved comment</w:t>
      </w:r>
    </w:p>
  </w:comment>
  <w:comment w:id="4" w:author="Mikko Korpela" w:date="2026-04-18T21:02:00Z" w:initials="MK">
    <w:p w14:paraId="5F71834F" w14:textId="77777777" w:rsidR="00BF5E2F" w:rsidRDefault="00BF5E2F" w:rsidP="00BF5E2F">
      <w:pPr>
        <w:pStyle w:val="CommentText"/>
      </w:pPr>
      <w:r>
        <w:rPr>
          <w:rStyle w:val="CommentReference"/>
        </w:rPr>
        <w:annotationRef/>
      </w:r>
      <w:r>
        <w:t>Open comment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2B270844" w15:done="1"/>
  <w15:commentEx w15:paraId="5F71834F" w15:done="0"/>
</w15:commentsEx>
</file>

<file path=word/commentsExtensible.xml><?xml version="1.0" encoding="utf-8"?>
<w16cex:commentsExtensible xmlns:aink="http://schemas.microsoft.com/office/drawing/2016/ink" xmlns:am3d="http://schemas.microsoft.com/office/drawing/2017/model3d" xmlns:cr="http://schemas.microsoft.com/office/comments/2020/reactio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cr w16du wp14">
  <w16cex:commentExtensible w16cex:durableId="630416EA" w16cex:dateUtc="2026-04-18T18:02:00Z"/>
  <w16cex:commentExtensible w16cex:durableId="74ECB60C" w16cex:dateUtc="2026-04-18T18:02: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2B270844" w16cid:durableId="630416EA"/>
  <w16cid:commentId w16cid:paraId="5F71834F" w16cid:durableId="74ECB6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Mikko Korpela">
    <w15:presenceInfo w15:providerId="AD" w15:userId="S::mikko@adeu.ai::c554ac08-359a-4796-a6b7-26ab2850f125"/>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F23"/>
    <w:rsid w:val="00106788"/>
    <w:rsid w:val="003A382B"/>
    <w:rsid w:val="005E5F23"/>
    <w:rsid w:val="007D2021"/>
    <w:rsid w:val="00BF5E2F"/>
    <w:rsid w:val="00E4100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A0497"/>
  <w15:chartTrackingRefBased/>
  <w15:docId w15:val="{39AED5D0-4B51-49B5-9472-D27B62FDB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F23"/>
    <w:rPr>
      <w:rFonts w:eastAsiaTheme="majorEastAsia" w:cstheme="majorBidi"/>
      <w:color w:val="272727" w:themeColor="text1" w:themeTint="D8"/>
    </w:rPr>
  </w:style>
  <w:style w:type="paragraph" w:styleId="Title">
    <w:name w:val="Title"/>
    <w:basedOn w:val="Normal"/>
    <w:next w:val="Normal"/>
    <w:link w:val="TitleChar"/>
    <w:uiPriority w:val="10"/>
    <w:qFormat/>
    <w:rsid w:val="005E5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F23"/>
    <w:pPr>
      <w:spacing w:before="160"/>
      <w:jc w:val="center"/>
    </w:pPr>
    <w:rPr>
      <w:i/>
      <w:iCs/>
      <w:color w:val="404040" w:themeColor="text1" w:themeTint="BF"/>
    </w:rPr>
  </w:style>
  <w:style w:type="character" w:customStyle="1" w:styleId="QuoteChar">
    <w:name w:val="Quote Char"/>
    <w:basedOn w:val="DefaultParagraphFont"/>
    <w:link w:val="Quote"/>
    <w:uiPriority w:val="29"/>
    <w:rsid w:val="005E5F23"/>
    <w:rPr>
      <w:i/>
      <w:iCs/>
      <w:color w:val="404040" w:themeColor="text1" w:themeTint="BF"/>
    </w:rPr>
  </w:style>
  <w:style w:type="paragraph" w:styleId="ListParagraph">
    <w:name w:val="List Paragraph"/>
    <w:basedOn w:val="Normal"/>
    <w:uiPriority w:val="34"/>
    <w:qFormat/>
    <w:rsid w:val="005E5F23"/>
    <w:pPr>
      <w:ind w:left="720"/>
      <w:contextualSpacing/>
    </w:pPr>
  </w:style>
  <w:style w:type="character" w:styleId="IntenseEmphasis">
    <w:name w:val="Intense Emphasis"/>
    <w:basedOn w:val="DefaultParagraphFont"/>
    <w:uiPriority w:val="21"/>
    <w:qFormat/>
    <w:rsid w:val="005E5F23"/>
    <w:rPr>
      <w:i/>
      <w:iCs/>
      <w:color w:val="0F4761" w:themeColor="accent1" w:themeShade="BF"/>
    </w:rPr>
  </w:style>
  <w:style w:type="paragraph" w:styleId="IntenseQuote">
    <w:name w:val="Intense Quote"/>
    <w:basedOn w:val="Normal"/>
    <w:next w:val="Normal"/>
    <w:link w:val="IntenseQuoteChar"/>
    <w:uiPriority w:val="30"/>
    <w:qFormat/>
    <w:rsid w:val="005E5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F23"/>
    <w:rPr>
      <w:i/>
      <w:iCs/>
      <w:color w:val="0F4761" w:themeColor="accent1" w:themeShade="BF"/>
    </w:rPr>
  </w:style>
  <w:style w:type="character" w:styleId="IntenseReference">
    <w:name w:val="Intense Reference"/>
    <w:basedOn w:val="DefaultParagraphFont"/>
    <w:uiPriority w:val="32"/>
    <w:qFormat/>
    <w:rsid w:val="005E5F23"/>
    <w:rPr>
      <w:b/>
      <w:bCs/>
      <w:smallCaps/>
      <w:color w:val="0F4761" w:themeColor="accent1" w:themeShade="BF"/>
      <w:spacing w:val="5"/>
    </w:rPr>
  </w:style>
  <w:style w:type="paragraph" w:styleId="Revision">
    <w:name w:val="Revision"/>
    <w:hidden/>
    <w:uiPriority w:val="99"/>
    <w:semiHidden/>
    <w:rsid w:val="00E4100D"/>
    <w:pPr>
      <w:spacing w:after="0" w:line="240" w:lineRule="auto"/>
    </w:pPr>
  </w:style>
  <w:style w:type="character" w:styleId="CommentReference">
    <w:name w:val="annotation reference"/>
    <w:basedOn w:val="DefaultParagraphFont"/>
    <w:uiPriority w:val="99"/>
    <w:semiHidden/>
    <w:unhideWhenUsed/>
    <w:rsid w:val="00BF5E2F"/>
    <w:rPr>
      <w:sz w:val="16"/>
      <w:szCs w:val="16"/>
    </w:rPr>
  </w:style>
  <w:style w:type="paragraph" w:styleId="CommentText">
    <w:name w:val="annotation text"/>
    <w:basedOn w:val="Normal"/>
    <w:link w:val="CommentTextChar"/>
    <w:uiPriority w:val="99"/>
    <w:unhideWhenUsed/>
    <w:rsid w:val="00BF5E2F"/>
    <w:pPr>
      <w:spacing w:line="240" w:lineRule="auto"/>
    </w:pPr>
    <w:rPr>
      <w:sz w:val="20"/>
      <w:szCs w:val="20"/>
    </w:rPr>
  </w:style>
  <w:style w:type="character" w:customStyle="1" w:styleId="CommentTextChar">
    <w:name w:val="Comment Text Char"/>
    <w:basedOn w:val="DefaultParagraphFont"/>
    <w:link w:val="CommentText"/>
    <w:uiPriority w:val="99"/>
    <w:rsid w:val="00BF5E2F"/>
    <w:rPr>
      <w:sz w:val="20"/>
      <w:szCs w:val="20"/>
    </w:rPr>
  </w:style>
  <w:style w:type="paragraph" w:styleId="CommentSubject">
    <w:name w:val="annotation subject"/>
    <w:basedOn w:val="CommentText"/>
    <w:next w:val="CommentText"/>
    <w:link w:val="CommentSubjectChar"/>
    <w:uiPriority w:val="99"/>
    <w:semiHidden/>
    <w:unhideWhenUsed/>
    <w:rsid w:val="00BF5E2F"/>
    <w:rPr>
      <w:b/>
      <w:bCs/>
    </w:rPr>
  </w:style>
  <w:style w:type="character" w:customStyle="1" w:styleId="CommentSubjectChar">
    <w:name w:val="Comment Subject Char"/>
    <w:basedOn w:val="CommentTextChar"/>
    <w:link w:val="CommentSubject"/>
    <w:uiPriority w:val="99"/>
    <w:semiHidden/>
    <w:rsid w:val="00BF5E2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972AFC26-5BEA-4CCF-897A-6C5E1F339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Words>
  <Characters>41</Characters>
  <Application>Microsoft Office Word</Application>
  <DocSecurity>0</DocSecurity>
  <Lines>1</Lines>
  <Paragraphs>1</Paragraphs>
  <ScaleCrop>false</ScaleCrop>
  <Company/>
  <LinksUpToDate>false</LinksUpToDate>
  <CharactersWithSpaces>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Mikko Korpela</dc:creator>
  <cp:keywords/>
  <dc:description/>
  <cp:lastModifiedBy>Mikko Korpela</cp:lastModifiedBy>
  <cp:revision>15</cp:revision>
  <dcterms:created xsi:type="dcterms:W3CDTF">2026-04-18T17:59:00Z</dcterms:created>
  <dcterms:modified xsi:type="dcterms:W3CDTF">2026-04-18T18:04:00Z</dcterms:modified>
</cp:coreProperties>
</file>