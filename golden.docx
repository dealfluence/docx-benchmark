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62E6" w14:textId="77777777" w:rsidR="008F2A98" w:rsidRPr="00E44903" w:rsidRDefault="00000000">
      <w:pPr>
        <w:spacing w:after="499" w:line="259" w:lineRule="auto"/>
        <w:ind w:left="0" w:firstLine="0"/>
        <w:jc w:val="center"/>
        <w:rPr>
          <w:lang w:val="en-US"/>
        </w:rPr>
      </w:pPr>
      <w:r w:rsidRPr="00E44903">
        <w:rPr>
          <w:sz w:val="29"/>
          <w:lang w:val="en-US"/>
        </w:rPr>
        <w:t>CLOUDMASTERSERVICESAGREEMENT</w:t>
      </w:r>
    </w:p>
    <w:p w14:paraId="3D0DFD14" w14:textId="77777777" w:rsidR="008F2A98" w:rsidRPr="00E44903" w:rsidRDefault="00000000">
      <w:pPr>
        <w:spacing w:after="357"/>
        <w:ind w:left="-5" w:right="46"/>
        <w:rPr>
          <w:lang w:val="en-US"/>
        </w:rPr>
      </w:pPr>
      <w:r w:rsidRPr="00E44903">
        <w:rPr>
          <w:lang w:val="en-US"/>
        </w:rPr>
        <w:t>This Cloud Master Services Agreement (this “Agreement”) is entered into by and between NordicTech Solutions Inc., a California corporation with its principal place of business at 400 Market Street, San Francisco, CA (“Provider”), and Adeu.ai, a Delaware corporation (“Customer”). This Agreement is effective as of October 24, 2025 (the “Effective Date”).</w:t>
      </w:r>
    </w:p>
    <w:p w14:paraId="5CB2B4EA" w14:textId="77777777" w:rsidR="008F2A98" w:rsidRPr="00E44903" w:rsidRDefault="00000000">
      <w:pPr>
        <w:spacing w:after="245" w:line="259" w:lineRule="auto"/>
        <w:ind w:left="-5" w:right="0"/>
        <w:jc w:val="left"/>
        <w:rPr>
          <w:lang w:val="en-US"/>
        </w:rPr>
      </w:pPr>
      <w:r w:rsidRPr="00E44903">
        <w:rPr>
          <w:sz w:val="24"/>
          <w:lang w:val="en-US"/>
        </w:rPr>
        <w:t>ARTICLE1 DEFINITIONS</w:t>
      </w:r>
    </w:p>
    <w:p w14:paraId="4ED36E3E" w14:textId="77777777" w:rsidR="008F2A98" w:rsidRPr="00E44903" w:rsidRDefault="00000000">
      <w:pPr>
        <w:tabs>
          <w:tab w:val="center" w:pos="1021"/>
        </w:tabs>
        <w:spacing w:after="178"/>
        <w:ind w:left="-15" w:right="0" w:firstLine="0"/>
        <w:jc w:val="left"/>
        <w:rPr>
          <w:lang w:val="en-US"/>
        </w:rPr>
      </w:pPr>
      <w:r w:rsidRPr="00E44903">
        <w:rPr>
          <w:lang w:val="en-US"/>
        </w:rPr>
        <w:t>1.1</w:t>
        <w:tab/>
        <w:t>Definitions.</w:t>
      </w:r>
    </w:p>
    <w:p w14:paraId="20391652" w14:textId="77777777" w:rsidR="008F2A98" w:rsidRPr="00E44903" w:rsidRDefault="00000000">
      <w:pPr>
        <w:spacing w:after="0"/>
        <w:ind w:left="-5" w:right="46"/>
        <w:rPr>
          <w:lang w:val="en-US"/>
        </w:rPr>
      </w:pPr>
      <w:r w:rsidRPr="00E44903">
        <w:rPr>
          <w:lang w:val="en-US"/>
        </w:rPr>
        <w:t>“Services” means the software-as-a-service platform provided by Provider as described in an Order Form. “Customer Data” means electronic data and information submitted by or for Customer to the Services.</w:t>
      </w:r>
    </w:p>
    <w:p w14:paraId="4919FA71" w14:textId="77777777" w:rsidR="008F2A98" w:rsidRPr="00E44903" w:rsidRDefault="00000000">
      <w:pPr>
        <w:spacing w:after="357"/>
        <w:ind w:left="-5" w:right="46"/>
        <w:rPr>
          <w:lang w:val="en-US"/>
        </w:rPr>
      </w:pPr>
      <w:r w:rsidRPr="00E44903">
        <w:rPr>
          <w:lang w:val="en-US"/>
        </w:rPr>
        <w:t>“Documentation” means Provider’s then-current online user guides and manuals.</w:t>
      </w:r>
    </w:p>
    <w:p w14:paraId="04A992CD" w14:textId="77777777" w:rsidR="008F2A98" w:rsidRPr="00E44903" w:rsidRDefault="00000000">
      <w:pPr>
        <w:spacing w:after="245" w:line="259" w:lineRule="auto"/>
        <w:ind w:left="-5" w:right="0"/>
        <w:jc w:val="left"/>
        <w:rPr>
          <w:lang w:val="en-US"/>
        </w:rPr>
      </w:pPr>
      <w:r w:rsidRPr="00E44903">
        <w:rPr>
          <w:sz w:val="24"/>
          <w:lang w:val="en-US"/>
        </w:rPr>
        <w:t>ARTICLE2 PROPRIETARYRIGHTS</w:t>
      </w:r>
    </w:p>
    <w:p w14:paraId="78717C77" w14:textId="77777777" w:rsidR="008F2A98" w:rsidRPr="00E44903" w:rsidRDefault="00000000">
      <w:pPr>
        <w:tabs>
          <w:tab w:val="center" w:pos="2268"/>
        </w:tabs>
        <w:spacing w:after="178"/>
        <w:ind w:left="-15" w:right="0" w:firstLine="0"/>
        <w:jc w:val="left"/>
        <w:rPr>
          <w:lang w:val="en-US"/>
        </w:rPr>
      </w:pPr>
      <w:r w:rsidRPr="00E44903">
        <w:rPr>
          <w:lang w:val="en-US"/>
        </w:rPr>
        <w:t>2.1</w:t>
        <w:tab/>
        <w:t>Ownership and Reservation of Rights.</w:t>
      </w:r>
    </w:p>
    <w:p w14:paraId="34C0D1B3" w14:textId="77777777" w:rsidR="008F2A98" w:rsidRPr="00E44903" w:rsidRDefault="00000000">
      <w:pPr>
        <w:ind w:left="-5" w:right="46"/>
        <w:rPr>
          <w:lang w:val="en-US"/>
        </w:rPr>
      </w:pPr>
      <w:r w:rsidRPr="00E44903">
        <w:rPr>
          <w:lang w:val="en-US"/>
        </w:rPr>
        <w:t>Subject to the limited rights expressly granted hereunder, Provider reserves all rights, title, and interest in and to the Services, including all related intellectual property rights. No rights are granted to Customer hereunder other than as expressly set forth herein.</w:t>
      </w:r>
    </w:p>
    <w:p w14:paraId="64398C3A" w14:textId="77777777" w:rsidR="008F2A98" w:rsidRPr="00E44903" w:rsidRDefault="00000000">
      <w:pPr>
        <w:tabs>
          <w:tab w:val="center" w:pos="1230"/>
        </w:tabs>
        <w:spacing w:after="178"/>
        <w:ind w:left="-15" w:right="0" w:firstLine="0"/>
        <w:jc w:val="left"/>
        <w:rPr>
          <w:lang w:val="en-US"/>
        </w:rPr>
      </w:pPr>
      <w:r w:rsidRPr="00E44903">
        <w:rPr>
          <w:lang w:val="en-US"/>
        </w:rPr>
        <w:t>2.2</w:t>
        <w:tab/>
        <w:t>Customer Data.</w:t>
      </w:r>
    </w:p>
    <w:p w14:paraId="0EC582DC" w14:textId="77777777" w:rsidR="008F2A98" w:rsidRPr="00E44903" w:rsidRDefault="00000000">
      <w:pPr>
        <w:ind w:left="-5" w:right="46"/>
        <w:rPr>
          <w:lang w:val="en-US"/>
        </w:rPr>
      </w:pPr>
      <w:r w:rsidRPr="00E44903">
        <w:rPr>
          <w:lang w:val="en-US"/>
        </w:rPr>
        <w:t>Customer owns all right, title, and interest in the Customer Data.</w:t>
      </w:r>
    </w:p>
    <w:p w14:paraId="4A39FA14" w14:textId="77777777" w:rsidR="008F2A98" w:rsidRPr="00E44903" w:rsidRDefault="00000000">
      <w:pPr>
        <w:tabs>
          <w:tab w:val="center" w:pos="1379"/>
        </w:tabs>
        <w:spacing w:after="178"/>
        <w:ind w:left="-15" w:right="0" w:firstLine="0"/>
        <w:jc w:val="left"/>
        <w:rPr>
          <w:lang w:val="en-US"/>
        </w:rPr>
      </w:pPr>
      <w:r w:rsidRPr="00E44903">
        <w:rPr>
          <w:lang w:val="en-US"/>
        </w:rPr>
        <w:t>2.3</w:t>
        <w:tab/>
        <w:t>Data Usage Rights.</w:t>
      </w:r>
    </w:p>
    <w:p w14:paraId="2D3BA809" w14:textId="77777777" w:rsidR="008F2A98" w:rsidRPr="00E44903" w:rsidRDefault="00000000">
      <w:pPr>
        <w:spacing w:after="359"/>
        <w:ind w:left="-5" w:right="46"/>
        <w:rPr>
          <w:lang w:val="en-US"/>
        </w:rPr>
      </w:pPr>
      <w:r w:rsidRPr="00E44903">
        <w:rPr>
          <w:lang w:val="en-US"/>
        </w:rPr>
        <w:t xml:space="preserve">Notwithstanding Section 2.2, Customer grants Provider a worldwide, perpetual, irrevocable, royalty-free license to access, use, </w:t>
      </w:r>
      <w:del w:id="1" w:author="Round3" w:date="2026-01-21T21:06:59Z">
        <w:r>
          <w:rPr>
            <w:lang w:val="en-US"/>
          </w:rPr>
          <w:delText>aggregate, and monetize Customer Data for any business purpose, including but not limited to training machine learning models and selling aggregated insights, provided that such data is anonymized.</w:delText>
        </w:r>
      </w:del>
      <w:commentRangeStart w:id="1"/>
      <w:ins w:id="2" w:author="Round3" w:date="2026-01-21T21:06:59Z">
        <w:r>
          <w:rPr>
            <w:lang w:val="en-US"/>
          </w:rPr>
          <w:t>and aggregate Customer Data for the purpose of providing and improving the Services, provided that such data is anonymized and de-identified in accordance with NIST guidelines. Provider may not sell or monetize Customer Data for purposes outside the scope of providing the Services without separate written consent from Customer.</w:t>
        </w:r>
      </w:ins>
      <w:commentRangeEnd w:id="1"/>
      <w:r>
        <w:commentReference w:id="1"/>
      </w:r>
    </w:p>
    <w:p w14:paraId="64AA21C8" w14:textId="77777777" w:rsidR="008F2A98" w:rsidRPr="00E44903" w:rsidRDefault="00000000">
      <w:pPr>
        <w:spacing w:after="245" w:line="259" w:lineRule="auto"/>
        <w:ind w:left="-5" w:right="0"/>
        <w:jc w:val="left"/>
        <w:rPr>
          <w:lang w:val="en-US"/>
        </w:rPr>
      </w:pPr>
      <w:r w:rsidRPr="00E44903">
        <w:rPr>
          <w:sz w:val="24"/>
          <w:lang w:val="en-US"/>
        </w:rPr>
        <w:t>ARTICLE3 FEESANDPAYMENT</w:t>
      </w:r>
    </w:p>
    <w:p w14:paraId="6DDEDE8E" w14:textId="77777777" w:rsidR="008F2A98" w:rsidRPr="00E44903" w:rsidRDefault="00000000">
      <w:pPr>
        <w:tabs>
          <w:tab w:val="center" w:pos="721"/>
        </w:tabs>
        <w:spacing w:after="178"/>
        <w:ind w:left="-15" w:right="0" w:firstLine="0"/>
        <w:jc w:val="left"/>
        <w:rPr>
          <w:lang w:val="en-US"/>
        </w:rPr>
      </w:pPr>
      <w:r w:rsidRPr="00E44903">
        <w:rPr>
          <w:lang w:val="en-US"/>
        </w:rPr>
        <w:t>3.1</w:t>
        <w:tab/>
        <w:t>Fees.</w:t>
      </w:r>
    </w:p>
    <w:p w14:paraId="1A0CD2D1" w14:textId="77777777" w:rsidR="008F2A98" w:rsidRPr="00E44903" w:rsidRDefault="00000000">
      <w:pPr>
        <w:ind w:left="-5" w:right="46"/>
        <w:rPr>
          <w:lang w:val="en-US"/>
        </w:rPr>
      </w:pPr>
      <w:r w:rsidRPr="00E44903">
        <w:rPr>
          <w:lang w:val="en-US"/>
        </w:rPr>
        <w:t>Customer shall pay all fees specified in Order Forms. Except as otherwise specified herein or in an Order Form, payment obligations are non-cancelable and fees paid are non-refundable.</w:t>
      </w:r>
    </w:p>
    <w:p w14:paraId="79005EAF" w14:textId="77777777" w:rsidR="008F2A98" w:rsidRDefault="00000000">
      <w:pPr>
        <w:tabs>
          <w:tab w:val="center" w:pos="1591"/>
        </w:tabs>
        <w:spacing w:after="178"/>
        <w:ind w:left="-15" w:right="0" w:firstLine="0"/>
        <w:jc w:val="left"/>
      </w:pPr>
      <w:r>
        <w:t>3.2</w:t>
        <w:tab/>
        <w:t>Invoicing and Payment.</w:t>
      </w:r>
    </w:p>
    <w:p w14:paraId="1E3D59B6" w14:textId="77777777" w:rsidR="008F2A98" w:rsidRPr="00E44903" w:rsidRDefault="00000000">
      <w:pPr>
        <w:ind w:left="-5" w:right="46"/>
        <w:rPr>
          <w:lang w:val="en-US"/>
        </w:rPr>
      </w:pPr>
      <w:r w:rsidRPr="00E44903">
        <w:rPr>
          <w:lang w:val="en-US"/>
        </w:rPr>
        <w:t>Provider will invoice Customer in advance and otherwise in accordance with the relevant Order Form. Unless otherwise stated in the Order Form, invoiced charges are due net ten (10) days from the invoice date. Customer is responsible for providing complete and accurate billing and contact information to Provider.</w:t>
      </w:r>
    </w:p>
    <w:p w14:paraId="32A75197" w14:textId="77777777" w:rsidR="008F2A98" w:rsidRPr="00E44903" w:rsidRDefault="00000000">
      <w:pPr>
        <w:tabs>
          <w:tab w:val="center" w:pos="1337"/>
        </w:tabs>
        <w:spacing w:after="178"/>
        <w:ind w:left="-15" w:right="0" w:firstLine="0"/>
        <w:jc w:val="left"/>
        <w:rPr>
          <w:lang w:val="en-US"/>
        </w:rPr>
      </w:pPr>
      <w:r w:rsidRPr="00E44903">
        <w:rPr>
          <w:lang w:val="en-US"/>
        </w:rPr>
        <w:t>3.3</w:t>
        <w:tab/>
        <w:t>Overdue Charges.</w:t>
      </w:r>
    </w:p>
    <w:p w14:paraId="57F1E9B7" w14:textId="77777777" w:rsidR="008F2A98" w:rsidRPr="00E44903" w:rsidRDefault="00000000">
      <w:pPr>
        <w:spacing w:after="359"/>
        <w:ind w:left="-5" w:right="46"/>
        <w:rPr>
          <w:lang w:val="en-US"/>
        </w:rPr>
      </w:pPr>
      <w:r w:rsidRPr="00E44903">
        <w:rPr>
          <w:lang w:val="en-US"/>
        </w:rPr>
        <w:t>If any invoiced amount is not received by Provider by the due date, then without limiting Provider’s rights or remedies, those charges may accrue late interest at the rate of 1.5% of the outstanding balance per month, or the maximum rate permitted by law, whichever is lower.</w:t>
      </w:r>
    </w:p>
    <w:p w14:paraId="76A005D7" w14:textId="77777777" w:rsidR="008F2A98" w:rsidRPr="00E44903" w:rsidRDefault="00000000">
      <w:pPr>
        <w:spacing w:after="245" w:line="259" w:lineRule="auto"/>
        <w:ind w:left="-5" w:right="0"/>
        <w:jc w:val="left"/>
        <w:rPr>
          <w:lang w:val="en-US"/>
        </w:rPr>
      </w:pPr>
      <w:r w:rsidRPr="00E44903">
        <w:rPr>
          <w:sz w:val="24"/>
          <w:lang w:val="en-US"/>
        </w:rPr>
        <w:t>ARTICLE4 CONFIDENTIALITY</w:t>
      </w:r>
    </w:p>
    <w:p w14:paraId="740D0CAD" w14:textId="77777777" w:rsidR="008F2A98" w:rsidRPr="00E44903" w:rsidRDefault="00000000">
      <w:pPr>
        <w:tabs>
          <w:tab w:val="center" w:pos="2316"/>
        </w:tabs>
        <w:spacing w:after="178"/>
        <w:ind w:left="-15" w:right="0" w:firstLine="0"/>
        <w:jc w:val="left"/>
        <w:rPr>
          <w:lang w:val="en-US"/>
        </w:rPr>
      </w:pPr>
      <w:r w:rsidRPr="00E44903">
        <w:rPr>
          <w:lang w:val="en-US"/>
        </w:rPr>
        <w:t>4.1</w:t>
        <w:tab/>
        <w:t>Protection of Confidential Information.</w:t>
      </w:r>
    </w:p>
    <w:p w14:paraId="33AC478D" w14:textId="77777777" w:rsidR="008F2A98" w:rsidRPr="00E44903" w:rsidRDefault="00000000">
      <w:pPr>
        <w:spacing w:after="359"/>
        <w:ind w:left="-5" w:right="46"/>
        <w:rPr>
          <w:lang w:val="en-US"/>
        </w:rPr>
      </w:pPr>
      <w:r w:rsidRPr="00E44903">
        <w:rPr>
          <w:lang w:val="en-US"/>
        </w:rPr>
        <w:t>The Receiving Party will use the same degree of care that it uses to protect the confidentiality of its own confidential information of like kind (but not less than reasonable care) to (i) not use any Confidential Information of the Disclosing Party for any purpose outside the scope of this Agreement and (ii) except as otherwise authorized by the Disclosing Party in writing, limit access to Confidential Information of the Disclosing Party to those of its employees and contractors who need that access for purposes consistent with this Agreement.</w:t>
      </w:r>
    </w:p>
    <w:p w14:paraId="7341CC0E" w14:textId="77777777" w:rsidR="008F2A98" w:rsidRPr="00E44903" w:rsidRDefault="00000000">
      <w:pPr>
        <w:spacing w:after="245" w:line="259" w:lineRule="auto"/>
        <w:ind w:left="-5" w:right="0"/>
        <w:jc w:val="left"/>
        <w:rPr>
          <w:lang w:val="en-US"/>
        </w:rPr>
      </w:pPr>
      <w:r w:rsidRPr="00E44903">
        <w:rPr>
          <w:sz w:val="24"/>
          <w:lang w:val="en-US"/>
        </w:rPr>
        <w:t>ARTICLE5 INDEMNIFICATION</w:t>
      </w:r>
    </w:p>
    <w:p w14:paraId="3E3E1B24" w14:textId="77777777" w:rsidR="008F2A98" w:rsidRPr="00E44903" w:rsidRDefault="00000000">
      <w:pPr>
        <w:tabs>
          <w:tab w:val="center" w:pos="1877"/>
        </w:tabs>
        <w:spacing w:after="178"/>
        <w:ind w:left="-15" w:right="0" w:firstLine="0"/>
        <w:jc w:val="left"/>
        <w:rPr>
          <w:lang w:val="en-US"/>
        </w:rPr>
      </w:pPr>
      <w:r w:rsidRPr="00E44903">
        <w:rPr>
          <w:lang w:val="en-US"/>
        </w:rPr>
        <w:t>5.1</w:t>
        <w:tab/>
        <w:t>Indemnification by Customer.</w:t>
      </w:r>
    </w:p>
    <w:p w14:paraId="6FA3F6D6" w14:textId="77777777" w:rsidR="008F2A98" w:rsidRPr="00E44903" w:rsidRDefault="00000000">
      <w:pPr>
        <w:ind w:left="-5" w:right="46"/>
        <w:rPr>
          <w:lang w:val="en-US"/>
        </w:rPr>
      </w:pPr>
      <w:r w:rsidRPr="00E44903">
        <w:rPr>
          <w:lang w:val="en-US"/>
        </w:rPr>
        <w:t>Customer will defend Provider against any claim, demand, suit or proceeding made or brought against Provider by a third party alleging that Customer Data, or Customer’s use of any Service in breach of this Agreement, infringes or misappropriates such third party’s intellectual property rights (a “Claim Against Provider”), and will indemnify Provider from any damages, attorney fees and costs finally awarded against Provider as a result of, or for any amounts paid by Provider under a settlement approved by Customer in writing of, a Claim Against Provider.</w:t>
      </w:r>
    </w:p>
    <w:p w14:paraId="004169E1" w14:textId="77777777" w:rsidR="008F2A98" w:rsidRPr="00E44903" w:rsidRDefault="00000000">
      <w:pPr>
        <w:tabs>
          <w:tab w:val="center" w:pos="1826"/>
        </w:tabs>
        <w:spacing w:after="178"/>
        <w:ind w:left="-15" w:right="0" w:firstLine="0"/>
        <w:jc w:val="left"/>
        <w:rPr>
          <w:lang w:val="en-US"/>
        </w:rPr>
      </w:pPr>
      <w:r w:rsidRPr="00E44903">
        <w:rPr>
          <w:lang w:val="en-US"/>
        </w:rPr>
        <w:t>5.2</w:t>
        <w:tab/>
        <w:t>Indemnification by Provider.</w:t>
      </w:r>
    </w:p>
    <w:p w14:paraId="68879336" w14:textId="77777777" w:rsidR="008F2A98" w:rsidRPr="00E44903" w:rsidRDefault="00000000">
      <w:pPr>
        <w:spacing w:after="357"/>
        <w:ind w:left="-5" w:right="46"/>
        <w:rPr>
          <w:lang w:val="en-US"/>
        </w:rPr>
      </w:pPr>
      <w:commentRangeStart w:id="7"/>
      <w:del w:id="6" w:author="Mikko" w:date="2026-03-31T07:16:36Z" w16du:dateUtc="2026-03-31T07:16:36Z">
        <w:r>
          <w:rPr>
            <w:lang w:val="en-US"/>
          </w:rPr>
          <w:delText xml:space="preserve">Provider will defend Customer against any claim, demand, suit or proceeding made or brought against Customer by a third party alleging that the use of the Service in accordance with this Agreement infringes or misappropriates such third party’s United States patents (a “Claim Against Customer”). This indemnity does not apply to any open-source software components included within the </w:delText>
        </w:r>
      </w:del>
      <w:commentRangeStart w:id="3"/>
      <w:del w:id="7" w:author="Mikko" w:date="2026-03-31T07:16:36Z" w16du:dateUtc="2026-03-31T07:16:36Z">
        <w:r>
          <w:rPr>
            <w:lang w:val="en-US"/>
          </w:rPr>
          <w:delText xml:space="preserve">Service, or to claims arising from Customer's modification of the </w:delText>
        </w:r>
      </w:del>
      <w:commentRangeEnd w:id="3"/>
      <w:r>
        <w:commentReference w:id="3"/>
      </w:r>
      <w:del w:id="8" w:author="Mikko" w:date="2026-03-31T07:16:36Z" w16du:dateUtc="2026-03-31T07:16:36Z">
        <w:r>
          <w:rPr>
            <w:lang w:val="en-US"/>
          </w:rPr>
          <w:delText>Service.</w:delText>
        </w:r>
      </w:del>
      <w:ins w:id="9" w:author="Mikko" w:date="2026-03-31T07:16:36Z" w16du:dateUtc="2026-03-31T07:16:36Z">
        <w:r>
          <w:rPr>
            <w:b w:val="0"/>
            <w:i w:val="0"/>
            <w:lang w:val="en-US"/>
          </w:rPr>
          <w:t>Provider will defend Customer against any claim, demand, suit or proceeding made or brought against Customer by a third party alleging that the use of the Service in accordance with this Agreement infringes or misappropriates such third party's United States patents (a "Claim Against Customer"). For purposes of this indemnification, Customer is represented by Esko Aho. This indemnity does not apply to any open-source software components included within the Service, or to claims arising from Customer's modification of the Service.</w:t>
        </w:r>
      </w:ins>
      <w:commentRangeEnd w:id="7"/>
      <w:r>
        <w:rPr>
          <w:rStyle w:val="CommentReference"/>
        </w:rPr>
        <w:commentReference w:id="7"/>
      </w:r>
    </w:p>
    <w:p w14:paraId="34275A7B" w14:textId="77777777" w:rsidR="008F2A98" w:rsidRPr="00E44903" w:rsidRDefault="00000000">
      <w:pPr>
        <w:spacing w:after="245" w:line="259" w:lineRule="auto"/>
        <w:ind w:left="-5" w:right="0"/>
        <w:jc w:val="left"/>
        <w:rPr>
          <w:lang w:val="en-US"/>
        </w:rPr>
      </w:pPr>
      <w:r w:rsidRPr="00E44903">
        <w:rPr>
          <w:sz w:val="24"/>
          <w:lang w:val="en-US"/>
        </w:rPr>
        <w:t>ARTICLE6 LIMITATIONOFLIABILITY</w:t>
      </w:r>
    </w:p>
    <w:p w14:paraId="64C6FD11" w14:textId="77777777" w:rsidR="008F2A98" w:rsidRPr="00E44903" w:rsidRDefault="00000000">
      <w:pPr>
        <w:tabs>
          <w:tab w:val="center" w:pos="1553"/>
        </w:tabs>
        <w:spacing w:after="178"/>
        <w:ind w:left="-15" w:right="0" w:firstLine="0"/>
        <w:jc w:val="left"/>
        <w:rPr>
          <w:lang w:val="en-US"/>
        </w:rPr>
      </w:pPr>
      <w:r w:rsidRPr="00E44903">
        <w:rPr>
          <w:lang w:val="en-US"/>
        </w:rPr>
        <w:t>6.1</w:t>
        <w:tab/>
        <w:t>Limitation of Liability.</w:t>
      </w:r>
    </w:p>
    <w:p w14:paraId="40E773F4" w14:textId="77777777" w:rsidR="008F2A98" w:rsidRPr="00E44903" w:rsidRDefault="00000000">
      <w:pPr>
        <w:spacing w:after="7"/>
        <w:ind w:left="-5" w:right="0"/>
        <w:rPr>
          <w:lang w:val="en-US"/>
        </w:rPr>
      </w:pPr>
      <w:r w:rsidRPr="00E44903">
        <w:rPr>
          <w:lang w:val="en-US"/>
        </w:rPr>
        <w:t>TO THE MAXIMUM EXTENT PERMITTED BY LAW, IN NO EVENT SHALL PROVIDER’S AG-</w:t>
      </w:r>
    </w:p>
    <w:p w14:paraId="0A583E5F" w14:textId="77777777" w:rsidR="008F2A98" w:rsidRPr="00E44903" w:rsidRDefault="00000000">
      <w:pPr>
        <w:spacing w:after="7"/>
        <w:ind w:left="-5" w:right="0"/>
        <w:rPr>
          <w:lang w:val="en-US"/>
        </w:rPr>
      </w:pPr>
      <w:r w:rsidRPr="00E44903">
        <w:rPr>
          <w:lang w:val="en-US"/>
        </w:rPr>
        <w:t>GREGATE LIABILITY ARISING OUT OF OR RELATED TO THIS AGREEMENT, WHETHER</w:t>
      </w:r>
    </w:p>
    <w:p w14:paraId="765D771C" w14:textId="77777777" w:rsidR="008F2A98" w:rsidRPr="00E44903" w:rsidRDefault="00000000">
      <w:pPr>
        <w:spacing w:after="7"/>
        <w:ind w:left="-5" w:right="0"/>
        <w:rPr>
          <w:lang w:val="en-US"/>
        </w:rPr>
      </w:pPr>
      <w:r w:rsidRPr="00E44903">
        <w:rPr>
          <w:lang w:val="en-US"/>
        </w:rPr>
        <w:t>IN CONTRACT, TORT OR UNDER ANY OTHER THEORY OF LIABILITY, EXCEED THE TO-</w:t>
      </w:r>
    </w:p>
    <w:p w14:paraId="7AAF5AA4" w14:textId="77777777" w:rsidR="008F2A98" w:rsidRPr="00E44903" w:rsidRDefault="00000000">
      <w:pPr>
        <w:spacing w:after="260"/>
        <w:ind w:left="-5" w:right="0"/>
        <w:rPr>
          <w:lang w:val="en-US"/>
        </w:rPr>
      </w:pPr>
      <w:r w:rsidRPr="00E44903">
        <w:rPr>
          <w:lang w:val="en-US"/>
        </w:rPr>
        <w:lastRenderedPageBreak/>
        <w:t>TAL AMOUNT PAID BY CUSTOMER HEREUNDER IN THE THREE (3) MONTHS PRECEDING THE INCIDENT GIVING RISE TO THE LIABILITY.</w:t>
      </w:r>
    </w:p>
    <w:p w14:paraId="34352DF4" w14:textId="77777777" w:rsidR="008F2A98" w:rsidRPr="00E44903" w:rsidRDefault="00000000">
      <w:pPr>
        <w:tabs>
          <w:tab w:val="center" w:pos="2824"/>
        </w:tabs>
        <w:spacing w:after="178"/>
        <w:ind w:left="-15" w:right="0" w:firstLine="0"/>
        <w:jc w:val="left"/>
        <w:rPr>
          <w:lang w:val="en-US"/>
        </w:rPr>
      </w:pPr>
      <w:r w:rsidRPr="00E44903">
        <w:rPr>
          <w:lang w:val="en-US"/>
        </w:rPr>
        <w:t>6.2</w:t>
        <w:tab/>
        <w:t>Exclusion of Consequential and Related Damages.</w:t>
      </w:r>
    </w:p>
    <w:p w14:paraId="7730C487" w14:textId="77777777" w:rsidR="008F2A98" w:rsidRPr="00E44903" w:rsidRDefault="00000000">
      <w:pPr>
        <w:spacing w:after="7"/>
        <w:ind w:left="-5" w:right="0"/>
        <w:rPr>
          <w:lang w:val="en-US"/>
        </w:rPr>
      </w:pPr>
      <w:r w:rsidRPr="00E44903">
        <w:rPr>
          <w:lang w:val="en-US"/>
        </w:rPr>
        <w:t>IN NO EVENT SHALL EITHER PARTY HAVE ANY LIABILITY TO THE OTHER PARTY FOR</w:t>
      </w:r>
    </w:p>
    <w:p w14:paraId="24F0558C" w14:textId="77777777" w:rsidR="008F2A98" w:rsidRPr="00E44903" w:rsidRDefault="00000000">
      <w:pPr>
        <w:spacing w:after="360"/>
        <w:ind w:left="-5" w:right="0"/>
        <w:rPr>
          <w:lang w:val="en-US"/>
        </w:rPr>
      </w:pPr>
      <w:r w:rsidRPr="00E44903">
        <w:rPr>
          <w:lang w:val="en-US"/>
        </w:rPr>
        <w:t>ANY LOST PROFITS, REVENUES OR INDIRECT, SPECIAL, INCIDENTAL, CONSEQUENTIAL, COVER OR PUNITIVE DAMAGES, WHETHER AN ACTION IS IN CONTRACT OR TORT AND REGARDLESS OF THE THEORY OF LIABILITY.</w:t>
      </w:r>
    </w:p>
    <w:p w14:paraId="330EA1EB" w14:textId="77777777" w:rsidR="008F2A98" w:rsidRPr="00E44903" w:rsidRDefault="00000000">
      <w:pPr>
        <w:spacing w:after="245" w:line="259" w:lineRule="auto"/>
        <w:ind w:left="-5" w:right="0"/>
        <w:jc w:val="left"/>
        <w:rPr>
          <w:lang w:val="en-US"/>
        </w:rPr>
      </w:pPr>
      <w:r w:rsidRPr="00E44903">
        <w:rPr>
          <w:sz w:val="24"/>
          <w:lang w:val="en-US"/>
        </w:rPr>
        <w:t>ARTICLE7 TERMANDTERMINATION</w:t>
      </w:r>
    </w:p>
    <w:p w14:paraId="536687D7" w14:textId="77777777" w:rsidR="008F2A98" w:rsidRPr="00E44903" w:rsidRDefault="00000000">
      <w:pPr>
        <w:tabs>
          <w:tab w:val="center" w:pos="1427"/>
        </w:tabs>
        <w:spacing w:after="178"/>
        <w:ind w:left="-15" w:right="0" w:firstLine="0"/>
        <w:jc w:val="left"/>
        <w:rPr>
          <w:lang w:val="en-US"/>
        </w:rPr>
      </w:pPr>
      <w:r w:rsidRPr="00E44903">
        <w:rPr>
          <w:lang w:val="en-US"/>
        </w:rPr>
        <w:t>7.1</w:t>
        <w:tab/>
        <w:t>Term of Agreement.</w:t>
      </w:r>
    </w:p>
    <w:p w14:paraId="1F762A49" w14:textId="77777777" w:rsidR="008F2A98" w:rsidRPr="00E44903" w:rsidRDefault="00000000">
      <w:pPr>
        <w:ind w:left="-5" w:right="46"/>
        <w:rPr>
          <w:lang w:val="en-US"/>
        </w:rPr>
      </w:pPr>
      <w:r w:rsidRPr="00E44903">
        <w:rPr>
          <w:lang w:val="en-US"/>
        </w:rPr>
        <w:t>This Agreement commences on the Effective Date and continues until all subscriptions granted in accordance with this Agreement have expired or been terminated.</w:t>
      </w:r>
    </w:p>
    <w:p w14:paraId="1340EA92" w14:textId="77777777" w:rsidR="008F2A98" w:rsidRPr="00E44903" w:rsidRDefault="00000000">
      <w:pPr>
        <w:tabs>
          <w:tab w:val="center" w:pos="1179"/>
        </w:tabs>
        <w:spacing w:after="178"/>
        <w:ind w:left="-15" w:right="0" w:firstLine="0"/>
        <w:jc w:val="left"/>
        <w:rPr>
          <w:lang w:val="en-US"/>
        </w:rPr>
      </w:pPr>
      <w:r w:rsidRPr="00E44903">
        <w:rPr>
          <w:lang w:val="en-US"/>
        </w:rPr>
        <w:t>7.2</w:t>
        <w:tab/>
        <w:t>Auto-Renewal.</w:t>
      </w:r>
    </w:p>
    <w:p w14:paraId="3C73916C" w14:textId="77777777" w:rsidR="008F2A98" w:rsidRPr="00E44903" w:rsidRDefault="00000000">
      <w:pPr>
        <w:spacing w:after="359"/>
        <w:ind w:left="-5" w:right="46"/>
        <w:rPr>
          <w:lang w:val="en-US"/>
        </w:rPr>
      </w:pPr>
      <w:r w:rsidRPr="00E44903">
        <w:rPr>
          <w:lang w:val="en-US"/>
        </w:rPr>
        <w:t xml:space="preserve">Subscriptions will automatically renew for additional periods equal to the expiring subscription term, unless either party gives the other notice of non-renewal at least </w:t>
      </w:r>
      <w:del w:id="3" w:author="Round3" w:date="2026-01-21T21:06:59Z">
        <w:r>
          <w:rPr>
            <w:lang w:val="en-US"/>
          </w:rPr>
          <w:delText>ninety (90) days before the end of the relevant subscription term.</w:delText>
        </w:r>
      </w:del>
      <w:commentRangeStart w:id="2"/>
      <w:ins w:id="4" w:author="Round3" w:date="2026-01-21T21:06:59Z">
        <w:r>
          <w:rPr>
            <w:lang w:val="en-US"/>
          </w:rPr>
          <w:t>thirty (30) days before the end of the relevant subscription term. Provider shall send written reminder of renewal terms at least forty-five (45) days before renewal.</w:t>
        </w:r>
      </w:ins>
      <w:commentRangeEnd w:id="2"/>
      <w:r>
        <w:commentReference w:id="2"/>
      </w:r>
    </w:p>
    <w:p w14:paraId="389EA06B" w14:textId="77777777" w:rsidR="008F2A98" w:rsidRPr="00E44903" w:rsidRDefault="00000000">
      <w:pPr>
        <w:spacing w:after="245" w:line="259" w:lineRule="auto"/>
        <w:ind w:left="-5" w:right="0"/>
        <w:jc w:val="left"/>
        <w:rPr>
          <w:lang w:val="en-US"/>
        </w:rPr>
      </w:pPr>
      <w:r w:rsidRPr="00E44903">
        <w:rPr>
          <w:sz w:val="24"/>
          <w:lang w:val="en-US"/>
        </w:rPr>
        <w:t>ARTICLE8 GENERALPROVISIONS</w:t>
      </w:r>
    </w:p>
    <w:p w14:paraId="387D0DF3" w14:textId="77777777" w:rsidR="008F2A98" w:rsidRPr="00E44903" w:rsidRDefault="00000000">
      <w:pPr>
        <w:tabs>
          <w:tab w:val="center" w:pos="1761"/>
        </w:tabs>
        <w:spacing w:after="207"/>
        <w:ind w:left="-15" w:right="0" w:firstLine="0"/>
        <w:jc w:val="left"/>
        <w:rPr>
          <w:lang w:val="en-US"/>
        </w:rPr>
      </w:pPr>
      <w:r w:rsidRPr="00E44903">
        <w:rPr>
          <w:lang w:val="en-US"/>
        </w:rPr>
        <w:t>8.1</w:t>
        <w:tab/>
        <w:t>Governing Law and Venue.</w:t>
      </w:r>
    </w:p>
    <w:p w14:paraId="308CFE64" w14:textId="77777777" w:rsidR="008F2A98" w:rsidRPr="00E44903" w:rsidRDefault="00000000">
      <w:pPr>
        <w:ind w:left="-5" w:right="46"/>
        <w:rPr>
          <w:lang w:val="en-US"/>
        </w:rPr>
      </w:pPr>
      <w:r w:rsidRPr="00E44903">
        <w:rPr>
          <w:lang w:val="en-US"/>
        </w:rPr>
        <w:t>This Agreement will be governed by and construed in accordance with the laws of the State of California, without regard to its conflict of law principles. The parties irrevocably consent to the exclusive jurisdiction and venue of the state and federal courts located in San Francisco County, California.</w:t>
      </w:r>
    </w:p>
    <w:p w14:paraId="2C081760" w14:textId="77777777" w:rsidR="008F2A98" w:rsidRPr="00E44903" w:rsidRDefault="00000000">
      <w:pPr>
        <w:tabs>
          <w:tab w:val="center" w:pos="1064"/>
        </w:tabs>
        <w:spacing w:after="178"/>
        <w:ind w:left="-15" w:right="0" w:firstLine="0"/>
        <w:jc w:val="left"/>
        <w:rPr>
          <w:lang w:val="en-US"/>
        </w:rPr>
      </w:pPr>
      <w:r w:rsidRPr="00E44903">
        <w:rPr>
          <w:lang w:val="en-US"/>
        </w:rPr>
        <w:t>8.2</w:t>
        <w:tab/>
        <w:t>Assignment.</w:t>
      </w:r>
    </w:p>
    <w:p w14:paraId="4D757792" w14:textId="77777777" w:rsidR="008F2A98" w:rsidRPr="00E44903" w:rsidRDefault="00000000">
      <w:pPr>
        <w:ind w:left="-5" w:right="46"/>
        <w:rPr>
          <w:lang w:val="en-US"/>
        </w:rPr>
      </w:pPr>
      <w:r w:rsidRPr="00E44903">
        <w:rPr>
          <w:lang w:val="en-US"/>
        </w:rPr>
        <w:t>Customer may not assign any of its rights or obligations hereunder, whether by operation of law or otherwise (including via merger, acquisition, or sale of assets), without the prior written consent of Provider. Provider may assign this Agreement in its entirety without consent of Customer in connection with a merger, acquisition, corporate reorganization, or sale of all or substantially all of its assets.</w:t>
      </w:r>
    </w:p>
    <w:p w14:paraId="2E78F0A2" w14:textId="77777777" w:rsidR="008F2A98" w:rsidRPr="00E44903" w:rsidRDefault="00000000">
      <w:pPr>
        <w:tabs>
          <w:tab w:val="center" w:pos="1353"/>
        </w:tabs>
        <w:spacing w:after="178"/>
        <w:ind w:left="-15" w:right="0" w:firstLine="0"/>
        <w:jc w:val="left"/>
        <w:rPr>
          <w:lang w:val="en-US"/>
        </w:rPr>
      </w:pPr>
      <w:r w:rsidRPr="00E44903">
        <w:rPr>
          <w:lang w:val="en-US"/>
        </w:rPr>
        <w:t>8.3</w:t>
        <w:tab/>
        <w:t>Entire Agreement.</w:t>
      </w:r>
    </w:p>
    <w:p w14:paraId="70B45376" w14:textId="77777777" w:rsidR="008F2A98" w:rsidRPr="00E44903" w:rsidRDefault="00000000">
      <w:pPr>
        <w:spacing w:after="608"/>
        <w:ind w:left="-5" w:right="46"/>
        <w:rPr>
          <w:lang w:val="en-US"/>
        </w:rPr>
      </w:pPr>
      <w:r w:rsidRPr="00E44903">
        <w:rPr>
          <w:lang w:val="en-US"/>
        </w:rPr>
        <w:t>This Agreement is the entire agreement between Provider and Customer regarding Customer’s use of Services and supersedes all prior and contemporaneous agreements, proposals or representations, written or oral, concerning its subject matter.</w:t>
      </w:r>
    </w:p>
    <w:tbl>
      <w:tblPr>
        <w:tblStyle w:val="TableGrid"/>
        <w:tblpPr w:vertAnchor="text" w:tblpX="120" w:tblpY="-816"/>
        <w:tblOverlap w:val="never"/>
        <w:tblW w:w="4673" w:type="dxa"/>
        <w:tblInd w:w="0" w:type="dxa"/>
        <w:tblCellMar>
          <w:top w:w="0" w:type="dxa"/>
          <w:left w:w="0" w:type="dxa"/>
          <w:bottom w:w="0" w:type="dxa"/>
          <w:right w:w="0" w:type="dxa"/>
        </w:tblCellMar>
        <w:tblLook w:val="04A0" w:firstRow="1" w:lastRow="0" w:firstColumn="1" w:lastColumn="0" w:noHBand="0" w:noVBand="1"/>
      </w:tblPr>
      <w:tblGrid>
        <w:gridCol w:w="3769"/>
        <w:gridCol w:w="904"/>
      </w:tblGrid>
      <w:tr w:rsidR="008F2A98" w14:paraId="30AA8E6E" w14:textId="77777777">
        <w:trPr>
          <w:trHeight w:val="370"/>
        </w:trPr>
        <w:tc>
          <w:tcPr>
            <w:tcW w:w="3768" w:type="dxa"/>
            <w:tcBorders>
              <w:top w:val="nil"/>
              <w:left w:val="nil"/>
              <w:bottom w:val="nil"/>
              <w:right w:val="nil"/>
            </w:tcBorders>
          </w:tcPr>
          <w:p w14:paraId="50F2C330" w14:textId="77777777" w:rsidR="008F2A98" w:rsidRDefault="00000000">
            <w:pPr>
              <w:spacing w:after="0" w:line="259" w:lineRule="auto"/>
              <w:ind w:left="0" w:right="0" w:firstLine="0"/>
              <w:jc w:val="left"/>
            </w:pPr>
            <w:r>
              <w:lastRenderedPageBreak/>
              <w:t>NORDICTECH SOLUTIONS INC.</w:t>
            </w:r>
          </w:p>
        </w:tc>
        <w:tc>
          <w:tcPr>
            <w:tcW w:w="904" w:type="dxa"/>
            <w:tcBorders>
              <w:top w:val="nil"/>
              <w:left w:val="nil"/>
              <w:bottom w:val="nil"/>
              <w:right w:val="nil"/>
            </w:tcBorders>
          </w:tcPr>
          <w:p w14:paraId="0C36E2E1" w14:textId="77777777" w:rsidR="008F2A98" w:rsidRDefault="00000000">
            <w:pPr>
              <w:spacing w:after="0" w:line="259" w:lineRule="auto"/>
              <w:ind w:left="0" w:right="0" w:firstLine="0"/>
            </w:pPr>
            <w:r>
              <w:t>ADEU.AI</w:t>
            </w:r>
          </w:p>
        </w:tc>
      </w:tr>
      <w:tr w:rsidR="008F2A98" w14:paraId="7794569D" w14:textId="77777777">
        <w:trPr>
          <w:trHeight w:val="369"/>
        </w:trPr>
        <w:tc>
          <w:tcPr>
            <w:tcW w:w="3768" w:type="dxa"/>
            <w:tcBorders>
              <w:top w:val="nil"/>
              <w:left w:val="nil"/>
              <w:bottom w:val="nil"/>
              <w:right w:val="nil"/>
            </w:tcBorders>
            <w:vAlign w:val="bottom"/>
          </w:tcPr>
          <w:p w14:paraId="1A26F0BF" w14:textId="77777777" w:rsidR="008F2A98" w:rsidRDefault="00000000">
            <w:pPr>
              <w:spacing w:after="0" w:line="259" w:lineRule="auto"/>
              <w:ind w:left="0" w:right="0" w:firstLine="0"/>
              <w:jc w:val="left"/>
            </w:pPr>
            <w:r>
              <w:t>By:</w:t>
            </w:r>
          </w:p>
        </w:tc>
        <w:tc>
          <w:tcPr>
            <w:tcW w:w="904" w:type="dxa"/>
            <w:tcBorders>
              <w:top w:val="nil"/>
              <w:left w:val="nil"/>
              <w:bottom w:val="nil"/>
              <w:right w:val="nil"/>
            </w:tcBorders>
            <w:vAlign w:val="bottom"/>
          </w:tcPr>
          <w:p w14:paraId="62EEA09B" w14:textId="77777777" w:rsidR="008F2A98" w:rsidRDefault="00000000">
            <w:pPr>
              <w:spacing w:after="0" w:line="259" w:lineRule="auto"/>
              <w:ind w:left="0" w:right="0" w:firstLine="0"/>
              <w:jc w:val="left"/>
            </w:pPr>
            <w:r>
              <w:t>By:</w:t>
            </w:r>
          </w:p>
        </w:tc>
      </w:tr>
    </w:tbl>
    <w:p w14:paraId="10CBABFD" w14:textId="77777777" w:rsidR="008F2A98" w:rsidRDefault="00000000">
      <w:pPr>
        <w:tabs>
          <w:tab w:val="center" w:pos="4179"/>
        </w:tabs>
        <w:spacing w:before="76" w:after="6"/>
        <w:ind w:left="0" w:right="0" w:firstLine="0"/>
        <w:jc w:val="left"/>
      </w:pPr>
      <w:r>
        <w:rPr>
          <w:noProof/>
        </w:rPr>
      </w:r>
      <w:r>
        <w:t>Name:</w:t>
        <w:tab/>
        <w:t>Name:</w:t>
      </w:r>
    </w:p>
    <w:p w14:paraId="7091D290" w14:textId="77777777" w:rsidR="008F2A98" w:rsidRDefault="00000000">
      <w:pPr>
        <w:ind w:left="130" w:right="4595"/>
      </w:pPr>
      <w:r>
        <w:t>Title:Title: Date:Date:</w:t>
      </w:r>
    </w:p>
    <w:sectPr w:rsidR="008F2A98">
      <w:headerReference w:type="even" r:id="rId6"/>
      <w:headerReference w:type="default" r:id="rId7"/>
      <w:footerReference w:type="even" r:id="rId8"/>
      <w:footerReference w:type="default" r:id="rId9"/>
      <w:headerReference w:type="first" r:id="rId10"/>
      <w:footerReference w:type="first" r:id="rId11"/>
      <w:pgSz w:w="12240" w:h="15840"/>
      <w:pgMar w:top="1461" w:right="1379" w:bottom="1483" w:left="1440" w:header="742" w:footer="795" w:gutter="0"/>
      <w:cols w:space="708"/>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Round3" w:date="2026-01-21T21:06:59.309988">
    <w:p>
      <w:r>
        <w:t>Test ACCEPT</w:t>
      </w:r>
    </w:p>
  </w:comment>
  <w:comment w:id="2" w:author="Round3" w:date="2026-01-21T21:06:59.352709">
    <w:p>
      <w:r>
        <w:t>Test ACCEPT 3</w:t>
      </w:r>
    </w:p>
  </w:comment>
  <w:comment w:id="3" w:author="Round3" w:date="2026-01-21T21:06:59.374974">
    <w:p>
      <w:r>
        <w:t>Test ACCEPT 2</w:t>
      </w:r>
    </w:p>
  </w:comment>
  <w:comment xmlns:ns0="http://schemas.microsoft.com/office/word/2012/wordml" w:id="4" w:author="Janne" w:date="2026-01-22T14:49:09.093257" ns0:p="1">
    <w:p>
      <w:r>
        <w:t>Hello World from Adeu!</w:t>
      </w:r>
    </w:p>
  </w:comment>
  <w:comment xmlns:ns0="http://schemas.microsoft.com/office/word/2012/wordml" w:id="5" w:author="Janne" w:date="2026-01-22T14:49:09.094028" ns0:p="2">
    <w:p>
      <w:r>
        <w:t>Hello World from Adeu!</w:t>
      </w:r>
    </w:p>
  </w:comment>
  <w:comment xmlns:ns0="http://schemas.microsoft.com/office/word/2012/wordml" w:id="6" w:author="Janne" w:date="2026-01-22T14:49:09.094028" ns0:p="3">
    <w:p>
      <w:r>
        <w:t>Hello World from Adeu!</w:t>
      </w:r>
    </w:p>
  </w:comment>
  <w:comment w:id="7" w:author="Mikko" w:date="2026-03-31T07:16:37Z" w:initials="M">
    <w:p w14:paraId="C0E0D87B" w14:textId="77777777" w:rsidR="3E88B601" w:rsidRDefault="3E88B601" w:rsidP="3E88B601">
      <w:pPr>
        <w:pStyle w:val="CommentText"/>
      </w:pPr>
      <w:r>
        <w:rPr>
          <w:rStyle w:val="CommentReference"/>
        </w:rPr>
        <w:annotationRef/>
      </w:r>
      <w:r>
        <w:t>Added Esko Aho as counter party representative for indemnification purposes</w:t>
      </w:r>
    </w:p>
  </w:comment>
</w:comments>
</file>

<file path=word/commentsExtended1.xml><?xml version="1.0" encoding="utf-8"?>
<w15:commentsEx xmlns:w15="http://schemas.microsoft.com/office/word/2012/wordml">
  <w15:commentEx w15:paraId="C0E0D87B" w15:done="0"/>
</w15:commentsEx>
</file>

<file path=word/commentsExtensible1.xml><?xml version="1.0" encoding="utf-8"?>
<w16cex:commentsExtensible xmlns:w16cex="http://schemas.microsoft.com/office/word/2018/wordml/cex">
  <w16cex:commentExtensible w16cex:durableId="4BAD75AA" w16cex:dateUtc="2026-03-31T07:16:37Z"/>
</w16cex:commentsExtensible>
</file>

<file path=word/commentsIds1.xml><?xml version="1.0" encoding="utf-8"?>
<w16cid:commentsIds xmlns:w16cid="http://schemas.microsoft.com/office/word/2016/wordml/cid">
  <w16cid:commentId w16cid:paraId="C0E0D87B" w16cid:durableId="4BAD75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4474A" w14:textId="77777777" w:rsidR="00A72CAC" w:rsidRDefault="00A72CAC">
      <w:pPr>
        <w:spacing w:after="0" w:line="240" w:lineRule="auto"/>
      </w:pPr>
      <w:r>
        <w:separator/>
      </w:r>
    </w:p>
  </w:endnote>
  <w:endnote w:type="continuationSeparator" w:id="0">
    <w:p w14:paraId="2556C7A5" w14:textId="77777777" w:rsidR="00A72CAC" w:rsidRDefault="00A72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D8148" w14:textId="77777777" w:rsidR="008F2A98" w:rsidRPr="00E44903" w:rsidRDefault="00000000">
    <w:pPr>
      <w:tabs>
        <w:tab w:val="right" w:pos="9421"/>
      </w:tabs>
      <w:spacing w:after="0" w:line="259" w:lineRule="auto"/>
      <w:ind w:left="0" w:right="0" w:firstLine="0"/>
      <w:jc w:val="left"/>
      <w:rPr>
        <w:lang w:val="en-US"/>
      </w:rPr>
    </w:pPr>
    <w:proofErr w:type="spellStart"/>
    <w:r w:rsidRPr="00E44903">
      <w:rPr>
        <w:lang w:val="en-US"/>
      </w:rPr>
      <w:t>NordicTech</w:t>
    </w:r>
    <w:proofErr w:type="spellEnd"/>
    <w:r w:rsidRPr="00E44903">
      <w:rPr>
        <w:lang w:val="en-US"/>
      </w:rPr>
      <w:t xml:space="preserve"> Solutions Inc. – Confidential</w:t>
    </w:r>
    <w:r w:rsidRPr="00E44903">
      <w:rPr>
        <w:lang w:val="en-US"/>
      </w:rPr>
      <w:tab/>
      <w:t xml:space="preserve">Page </w:t>
    </w:r>
    <w:r>
      <w:fldChar w:fldCharType="begin"/>
    </w:r>
    <w:r w:rsidRPr="00E44903">
      <w:rPr>
        <w:lang w:val="en-US"/>
      </w:rPr>
      <w:instrText xml:space="preserve"> PAGE   \* MERGEFORMAT </w:instrText>
    </w:r>
    <w:r>
      <w:fldChar w:fldCharType="separate"/>
    </w:r>
    <w:r w:rsidRPr="00E44903">
      <w:rPr>
        <w:lang w:val="en-US"/>
      </w:rPr>
      <w:t>1</w:t>
    </w:r>
    <w:r>
      <w:fldChar w:fldCharType="end"/>
    </w:r>
    <w:r w:rsidRPr="00E44903">
      <w:rPr>
        <w:lang w:val="en-US"/>
      </w:rPr>
      <w:t xml:space="preserve"> </w:t>
    </w:r>
    <w:proofErr w:type="gramStart"/>
    <w:r w:rsidRPr="00E44903">
      <w:rPr>
        <w:lang w:val="en-US"/>
      </w:rPr>
      <w:t>of ??</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8333E" w14:textId="48FBE15E" w:rsidR="008F2A98" w:rsidRPr="00E44903" w:rsidRDefault="00000000">
    <w:pPr>
      <w:tabs>
        <w:tab w:val="right" w:pos="9421"/>
      </w:tabs>
      <w:spacing w:after="0" w:line="259" w:lineRule="auto"/>
      <w:ind w:left="0" w:right="0" w:firstLine="0"/>
      <w:jc w:val="left"/>
      <w:rPr>
        <w:lang w:val="en-US"/>
      </w:rPr>
    </w:pPr>
    <w:proofErr w:type="spellStart"/>
    <w:r w:rsidRPr="00E44903">
      <w:rPr>
        <w:lang w:val="en-US"/>
      </w:rPr>
      <w:t>NordicTech Solutions Inc. – Confidential</w:t>
      <w:tab/>
      <w:t xml:space="preserve">Page </w:t>
    </w:r>
    <w:proofErr w:type="spellEnd"/>
    <w:r>
      <w:fldChar w:fldCharType="begin"/>
    </w:r>
    <w:r w:rsidRPr="00E44903">
      <w:rPr>
        <w:lang w:val="en-US"/>
      </w:rPr>
      <w:instrText xml:space="preserve"> PAGE   \* MERGEFORMAT </w:instrText>
    </w:r>
    <w:r>
      <w:fldChar w:fldCharType="separate"/>
    </w:r>
    <w:r w:rsidRPr="00E44903">
      <w:rPr>
        <w:lang w:val="en-US"/>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E023" w14:textId="77777777" w:rsidR="008F2A98" w:rsidRPr="00E44903" w:rsidRDefault="00000000">
    <w:pPr>
      <w:tabs>
        <w:tab w:val="right" w:pos="9421"/>
      </w:tabs>
      <w:spacing w:after="0" w:line="259" w:lineRule="auto"/>
      <w:ind w:left="0" w:right="0" w:firstLine="0"/>
      <w:jc w:val="left"/>
      <w:rPr>
        <w:lang w:val="en-US"/>
      </w:rPr>
    </w:pPr>
    <w:proofErr w:type="spellStart"/>
    <w:r w:rsidRPr="00E44903">
      <w:rPr>
        <w:lang w:val="en-US"/>
      </w:rPr>
      <w:t>NordicTech</w:t>
    </w:r>
    <w:proofErr w:type="spellEnd"/>
    <w:r w:rsidRPr="00E44903">
      <w:rPr>
        <w:lang w:val="en-US"/>
      </w:rPr>
      <w:t xml:space="preserve"> Solutions Inc. – Confidential</w:t>
    </w:r>
    <w:r w:rsidRPr="00E44903">
      <w:rPr>
        <w:lang w:val="en-US"/>
      </w:rPr>
      <w:tab/>
      <w:t xml:space="preserve">Page </w:t>
    </w:r>
    <w:r>
      <w:fldChar w:fldCharType="begin"/>
    </w:r>
    <w:r w:rsidRPr="00E44903">
      <w:rPr>
        <w:lang w:val="en-US"/>
      </w:rPr>
      <w:instrText xml:space="preserve"> PAGE   \* MERGEFORMAT </w:instrText>
    </w:r>
    <w:r>
      <w:fldChar w:fldCharType="separate"/>
    </w:r>
    <w:r w:rsidRPr="00E44903">
      <w:rPr>
        <w:lang w:val="en-US"/>
      </w:rPr>
      <w:t>1</w:t>
    </w:r>
    <w:r>
      <w:fldChar w:fldCharType="end"/>
    </w:r>
    <w:r w:rsidRPr="00E44903">
      <w:rPr>
        <w:lang w:val="en-US"/>
      </w:rPr>
      <w:t xml:space="preserve"> </w:t>
    </w:r>
    <w:proofErr w:type="gramStart"/>
    <w:r w:rsidRPr="00E44903">
      <w:rPr>
        <w:lang w:val="en-US"/>
      </w:rPr>
      <w:t>of ??</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07898" w14:textId="77777777" w:rsidR="00A72CAC" w:rsidRDefault="00A72CAC">
      <w:pPr>
        <w:spacing w:after="0" w:line="240" w:lineRule="auto"/>
      </w:pPr>
      <w:r>
        <w:separator/>
      </w:r>
    </w:p>
  </w:footnote>
  <w:footnote w:type="continuationSeparator" w:id="0">
    <w:p w14:paraId="2EC864D0" w14:textId="77777777" w:rsidR="00A72CAC" w:rsidRDefault="00A72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5FB5" w14:textId="77777777" w:rsidR="008F2A98" w:rsidRDefault="00000000">
    <w:pPr>
      <w:spacing w:after="0" w:line="259" w:lineRule="auto"/>
      <w:ind w:left="0" w:firstLine="0"/>
      <w:jc w:val="right"/>
    </w:pPr>
    <w:r>
      <w:t>CLOUD MASTER SERVICES AGREEMENT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69668" w14:textId="77777777" w:rsidR="008F2A98" w:rsidRDefault="00000000">
    <w:pPr>
      <w:spacing w:after="0" w:line="259" w:lineRule="auto"/>
      <w:ind w:left="0" w:firstLine="0"/>
      <w:jc w:val="right"/>
    </w:pPr>
    <w:r>
      <w:t>CLOUD MASTER SERVICES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F543" w14:textId="77777777" w:rsidR="008F2A98" w:rsidRDefault="00000000">
    <w:pPr>
      <w:spacing w:after="0" w:line="259" w:lineRule="auto"/>
      <w:ind w:left="0" w:firstLine="0"/>
      <w:jc w:val="right"/>
    </w:pPr>
    <w:r>
      <w:t>CLOUD MASTER SERVICES AGREEMENT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A98"/>
    <w:rsid w:val="007A5CB6"/>
    <w:rsid w:val="008F2A98"/>
    <w:rsid w:val="00A72CAC"/>
    <w:rsid w:val="00E4490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4:docId w14:val="381C95CC"/>
  <w15:docId w15:val="{4C0FE553-A71F-4388-8C08-6217B79B6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i-FI" w:eastAsia="fi-F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8" w:line="252" w:lineRule="auto"/>
      <w:ind w:left="10" w:right="61"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omments" Target="comments1.xml"/><Relationship Id="rId15" Type="http://schemas.microsoft.com/office/2011/relationships/commentsExtended" Target="commentsExtended1.xml"/><Relationship Id="rId16" Type="http://schemas.microsoft.com/office/2016/09/relationships/commentsIds" Target="commentsIds1.xml"/><Relationship Id="rId17"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692</Words>
  <Characters>5610</Characters>
  <Application>Microsoft Office Word</Application>
  <DocSecurity>0</DocSecurity>
  <Lines>46</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Mikko Korpela</dc:creator>
  <cp:keywords/>
  <cp:lastModifiedBy>Mikko Korpela</cp:lastModifiedBy>
  <cp:revision>2</cp:revision>
  <dcterms:created xsi:type="dcterms:W3CDTF">2025-12-06T11:23:00Z</dcterms:created>
  <dcterms:modified xsi:type="dcterms:W3CDTF">2025-12-06T11:23:00Z</dcterms:modified>
</cp:coreProperties>
</file>